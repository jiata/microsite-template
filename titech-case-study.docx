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FCA61F" w14:textId="3F2BB3C5" w:rsidR="00D5747D" w:rsidDel="00D21B52" w:rsidRDefault="004660DB">
      <w:pPr>
        <w:widowControl/>
        <w:jc w:val="left"/>
        <w:rPr>
          <w:del w:id="0" w:author="Hisaho Nakata" w:date="2016-05-10T20:34:00Z"/>
          <w:rFonts w:ascii="Times New Roman" w:hAnsi="Times New Roman" w:cs="Times New Roman"/>
        </w:rPr>
      </w:pPr>
      <w:bookmarkStart w:id="1" w:name="_GoBack"/>
      <w:bookmarkEnd w:id="1"/>
      <w:del w:id="2" w:author="Hisaho Nakata" w:date="2016-05-10T20:34:00Z">
        <w:r w:rsidDel="00D21B52">
          <w:rPr>
            <w:rFonts w:ascii="Times New Roman" w:hAnsi="Times New Roman" w:cs="Times New Roman" w:hint="eastAsia"/>
          </w:rPr>
          <w:delText>中田さんからもらった</w:delText>
        </w:r>
        <w:r w:rsidR="00D5747D" w:rsidDel="00D21B52">
          <w:rPr>
            <w:rFonts w:ascii="Times New Roman" w:hAnsi="Times New Roman" w:cs="Times New Roman" w:hint="eastAsia"/>
          </w:rPr>
          <w:delText>サンプル記事</w:delText>
        </w:r>
        <w:r w:rsidR="00390A45" w:rsidDel="00D21B52">
          <w:rPr>
            <w:rFonts w:ascii="Times New Roman" w:hAnsi="Times New Roman" w:cs="Times New Roman" w:hint="eastAsia"/>
          </w:rPr>
          <w:delText>↓</w:delText>
        </w:r>
        <w:r w:rsidR="00BC1F7B" w:rsidDel="00D21B52">
          <w:rPr>
            <w:rFonts w:ascii="Times New Roman" w:hAnsi="Times New Roman" w:cs="Times New Roman" w:hint="eastAsia"/>
          </w:rPr>
          <w:delText>に沿って書いています．</w:delText>
        </w:r>
      </w:del>
    </w:p>
    <w:p w14:paraId="257DABAF" w14:textId="77777777" w:rsidR="00D5747D" w:rsidRDefault="00D5747D">
      <w:pPr>
        <w:widowControl/>
        <w:jc w:val="left"/>
        <w:rPr>
          <w:rFonts w:ascii="Times New Roman" w:hAnsi="Times New Roman" w:cs="Times New Roman"/>
        </w:rPr>
      </w:pPr>
    </w:p>
    <w:p w14:paraId="613029CB" w14:textId="5288BFBB" w:rsidR="008C09F5" w:rsidDel="00D21B52" w:rsidRDefault="008C09F5">
      <w:pPr>
        <w:widowControl/>
        <w:jc w:val="left"/>
        <w:rPr>
          <w:del w:id="3" w:author="Hisaho Nakata" w:date="2016-05-10T20:33:00Z"/>
          <w:rFonts w:ascii="Times New Roman" w:hAnsi="Times New Roman" w:cs="Times New Roman"/>
        </w:rPr>
      </w:pPr>
      <w:del w:id="4" w:author="Hisaho Nakata" w:date="2016-05-10T20:33:00Z">
        <w:r w:rsidDel="00D21B52">
          <w:rPr>
            <w:noProof/>
          </w:rPr>
          <w:drawing>
            <wp:inline distT="0" distB="0" distL="0" distR="0" wp14:anchorId="7904EAB2" wp14:editId="4CACB529">
              <wp:extent cx="5400040" cy="3588730"/>
              <wp:effectExtent l="0" t="0" r="0" b="0"/>
              <wp:docPr id="23" name="図 23" descr="https://i.gyazo.com/ac085db770cb15f9c53cfd779a69e28a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https://i.gyazo.com/ac085db770cb15f9c53cfd779a69e28a.png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40" cy="3588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0FC04D0E" w14:textId="1ED290CA" w:rsidR="00D5747D" w:rsidDel="00D21B52" w:rsidRDefault="00D5747D">
      <w:pPr>
        <w:widowControl/>
        <w:jc w:val="left"/>
        <w:rPr>
          <w:del w:id="5" w:author="Hisaho Nakata" w:date="2016-05-10T20:33:00Z"/>
          <w:rFonts w:ascii="Times New Roman" w:hAnsi="Times New Roman" w:cs="Times New Roman"/>
        </w:rPr>
      </w:pPr>
    </w:p>
    <w:p w14:paraId="5F58D2AC" w14:textId="37DED121" w:rsidR="008C09F5" w:rsidRPr="008C09F5" w:rsidDel="00D21B52" w:rsidRDefault="00D21B52">
      <w:pPr>
        <w:widowControl/>
        <w:jc w:val="left"/>
        <w:rPr>
          <w:del w:id="6" w:author="Hisaho Nakata" w:date="2016-05-10T20:33:00Z"/>
          <w:rFonts w:ascii="Times New Roman" w:hAnsi="Times New Roman" w:cs="Times New Roman"/>
        </w:rPr>
      </w:pPr>
      <w:del w:id="7" w:author="Hisaho Nakata" w:date="2016-05-10T20:33:00Z">
        <w:r w:rsidDel="00D21B52">
          <w:fldChar w:fldCharType="begin"/>
        </w:r>
        <w:r w:rsidDel="00D21B52">
          <w:delInstrText xml:space="preserve"> HYPERLINK "https://simulation.azure.com/" </w:delInstrText>
        </w:r>
        <w:r w:rsidDel="00D21B52">
          <w:fldChar w:fldCharType="separate"/>
        </w:r>
        <w:r w:rsidR="008C09F5" w:rsidRPr="003A3921" w:rsidDel="00D21B52">
          <w:rPr>
            <w:rStyle w:val="a9"/>
            <w:rFonts w:ascii="Times New Roman" w:hAnsi="Times New Roman" w:cs="Times New Roman"/>
          </w:rPr>
          <w:delText>https://simulation.azure.com/</w:delText>
        </w:r>
        <w:r w:rsidDel="00D21B52">
          <w:rPr>
            <w:rStyle w:val="a9"/>
            <w:rFonts w:ascii="Times New Roman" w:hAnsi="Times New Roman" w:cs="Times New Roman"/>
          </w:rPr>
          <w:fldChar w:fldCharType="end"/>
        </w:r>
      </w:del>
    </w:p>
    <w:p w14:paraId="6D97005A" w14:textId="6171D548" w:rsidR="008C09F5" w:rsidDel="00D21B52" w:rsidRDefault="008C09F5">
      <w:pPr>
        <w:widowControl/>
        <w:jc w:val="left"/>
        <w:rPr>
          <w:del w:id="8" w:author="Hisaho Nakata" w:date="2016-05-10T20:33:00Z"/>
          <w:rFonts w:ascii="Times New Roman" w:hAnsi="Times New Roman" w:cs="Times New Roman"/>
        </w:rPr>
      </w:pPr>
      <w:del w:id="9" w:author="Hisaho Nakata" w:date="2016-05-10T20:33:00Z">
        <w:r w:rsidDel="00D21B52">
          <w:rPr>
            <w:rFonts w:ascii="Times New Roman" w:hAnsi="Times New Roman" w:cs="Times New Roman"/>
          </w:rPr>
          <w:br w:type="page"/>
        </w:r>
      </w:del>
    </w:p>
    <w:p w14:paraId="54F55DCD" w14:textId="77777777" w:rsidR="00321E7A" w:rsidRDefault="00073B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CASE STUDIES </w:t>
      </w:r>
      <w:r>
        <w:rPr>
          <w:rFonts w:ascii="Times New Roman" w:hAnsi="Times New Roman" w:cs="Times New Roman"/>
        </w:rPr>
        <w:t>–</w:t>
      </w:r>
      <w:r w:rsidR="00B8568A">
        <w:rPr>
          <w:rFonts w:ascii="Times New Roman" w:hAnsi="Times New Roman" w:cs="Times New Roman" w:hint="eastAsia"/>
        </w:rPr>
        <w:t xml:space="preserve"> MEGADOCK</w:t>
      </w:r>
      <w:r w:rsidR="00B942F4">
        <w:rPr>
          <w:rFonts w:ascii="Times New Roman" w:hAnsi="Times New Roman" w:cs="Times New Roman" w:hint="eastAsia"/>
        </w:rPr>
        <w:t>, a bioinformatics application</w:t>
      </w:r>
    </w:p>
    <w:p w14:paraId="641C6AE5" w14:textId="77777777" w:rsidR="00073BF9" w:rsidRPr="00B942F4" w:rsidRDefault="00073BF9">
      <w:pPr>
        <w:rPr>
          <w:rFonts w:ascii="Times New Roman" w:hAnsi="Times New Roman" w:cs="Times New Roman"/>
        </w:rPr>
      </w:pPr>
    </w:p>
    <w:p w14:paraId="313DC2D6" w14:textId="77777777" w:rsidR="00073BF9" w:rsidRPr="007E7EFF" w:rsidRDefault="00073BF9">
      <w:pPr>
        <w:rPr>
          <w:rFonts w:ascii="Times New Roman" w:hAnsi="Times New Roman" w:cs="Times New Roman"/>
          <w:b/>
          <w:sz w:val="28"/>
        </w:rPr>
      </w:pPr>
      <w:r w:rsidRPr="007E7EFF">
        <w:rPr>
          <w:rFonts w:ascii="Times New Roman" w:hAnsi="Times New Roman" w:cs="Times New Roman" w:hint="eastAsia"/>
          <w:b/>
          <w:sz w:val="28"/>
        </w:rPr>
        <w:t xml:space="preserve">High-performance protein-protein docking </w:t>
      </w:r>
      <w:del w:id="10" w:author="Yutaka Akiyama" w:date="2016-05-09T16:05:00Z">
        <w:r w:rsidRPr="007E7EFF" w:rsidDel="00B01556">
          <w:rPr>
            <w:rFonts w:ascii="Times New Roman" w:hAnsi="Times New Roman" w:cs="Times New Roman" w:hint="eastAsia"/>
            <w:b/>
            <w:sz w:val="28"/>
          </w:rPr>
          <w:delText xml:space="preserve">with MEGADOCK 4.0 </w:delText>
        </w:r>
      </w:del>
      <w:r w:rsidRPr="007E7EFF">
        <w:rPr>
          <w:rFonts w:ascii="Times New Roman" w:hAnsi="Times New Roman" w:cs="Times New Roman" w:hint="eastAsia"/>
          <w:b/>
          <w:sz w:val="28"/>
        </w:rPr>
        <w:t>on Azure</w:t>
      </w:r>
      <w:ins w:id="11" w:author="Yutaka Akiyama" w:date="2016-05-09T16:05:00Z">
        <w:r w:rsidR="00B01556">
          <w:rPr>
            <w:rFonts w:ascii="Times New Roman" w:hAnsi="Times New Roman" w:cs="Times New Roman"/>
            <w:b/>
            <w:sz w:val="28"/>
          </w:rPr>
          <w:t xml:space="preserve"> Cloud</w:t>
        </w:r>
      </w:ins>
    </w:p>
    <w:p w14:paraId="296857F2" w14:textId="77777777" w:rsidR="00073BF9" w:rsidRPr="00767391" w:rsidRDefault="00B8568A">
      <w:pPr>
        <w:rPr>
          <w:rFonts w:ascii="Times New Roman" w:hAnsi="Times New Roman" w:cs="Times New Roman"/>
          <w:i/>
          <w:color w:val="4F81BD" w:themeColor="accent1"/>
          <w:sz w:val="22"/>
        </w:rPr>
      </w:pPr>
      <w:r w:rsidRPr="00767391">
        <w:rPr>
          <w:rFonts w:ascii="Times New Roman" w:hAnsi="Times New Roman" w:cs="Times New Roman"/>
          <w:i/>
          <w:color w:val="4F81BD" w:themeColor="accent1"/>
          <w:sz w:val="22"/>
        </w:rPr>
        <w:t xml:space="preserve">Powerful calculation of huge amount of protein-protein interactions by using </w:t>
      </w:r>
      <w:r w:rsidR="00B942F4" w:rsidRPr="00767391">
        <w:rPr>
          <w:rFonts w:ascii="Times New Roman" w:hAnsi="Times New Roman" w:cs="Times New Roman"/>
          <w:i/>
          <w:color w:val="4F81BD" w:themeColor="accent1"/>
          <w:sz w:val="22"/>
        </w:rPr>
        <w:t xml:space="preserve">MEGADOCK 4.0 on </w:t>
      </w:r>
      <w:r w:rsidRPr="00767391">
        <w:rPr>
          <w:rFonts w:ascii="Times New Roman" w:hAnsi="Times New Roman" w:cs="Times New Roman"/>
          <w:i/>
          <w:color w:val="4F81BD" w:themeColor="accent1"/>
          <w:sz w:val="22"/>
        </w:rPr>
        <w:t>Azure HPC.</w:t>
      </w:r>
    </w:p>
    <w:p w14:paraId="2302AE57" w14:textId="77777777" w:rsidR="00B8568A" w:rsidRDefault="00B8568A">
      <w:pPr>
        <w:rPr>
          <w:rFonts w:ascii="Times New Roman" w:hAnsi="Times New Roman" w:cs="Times New Roman"/>
        </w:rPr>
      </w:pPr>
    </w:p>
    <w:p w14:paraId="38E707C3" w14:textId="77777777" w:rsidR="00E51AE0" w:rsidRDefault="00E51A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18AEC189" wp14:editId="03435DDE">
                <wp:extent cx="2329132" cy="1639019"/>
                <wp:effectExtent l="0" t="0" r="14605" b="18415"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16390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F4F6B" w14:textId="77777777" w:rsidR="00E51AE0" w:rsidRDefault="0056641D" w:rsidP="00E51AE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FCBC5B" wp14:editId="11D29DBE">
                                  <wp:extent cx="2120265" cy="1298356"/>
                                  <wp:effectExtent l="0" t="0" r="0" b="0"/>
                                  <wp:docPr id="7" name="図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0265" cy="12983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AEC189" id="正方形/長方形 3" o:spid="_x0000_s1026" style="width:183.4pt;height:12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" fillcolor="white [3201]" strokecolor="gray [1629]" strokeweight="2pt">
                <v:textbox>
                  <w:txbxContent>
                    <w:p w14:paraId="486F4F6B" w14:textId="77777777" w:rsidR="00E51AE0" w:rsidRDefault="0056641D" w:rsidP="00E51AE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FCBC5B" wp14:editId="11D29DBE">
                            <wp:extent cx="2120265" cy="1298356"/>
                            <wp:effectExtent l="0" t="0" r="0" b="0"/>
                            <wp:docPr id="7" name="図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0265" cy="12983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2219A9C" w14:textId="77777777" w:rsidR="00B8568A" w:rsidRDefault="00B856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A74D0DC" wp14:editId="7E7D5F23">
                <wp:extent cx="2329132" cy="1639019"/>
                <wp:effectExtent l="0" t="0" r="14605" b="18415"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16390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7FB211" w14:textId="77777777" w:rsidR="00B8568A" w:rsidRDefault="0056641D" w:rsidP="00B8568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FA3BB8" wp14:editId="35D1D670">
                                  <wp:extent cx="2120265" cy="1324266"/>
                                  <wp:effectExtent l="0" t="0" r="0" b="9525"/>
                                  <wp:docPr id="9" name="図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0265" cy="13242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74D0DC" id="正方形/長方形 2" o:spid="_x0000_s1027" style="width:183.4pt;height:12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" fillcolor="white [3201]" strokecolor="gray [1629]" strokeweight="2pt">
                <v:textbox>
                  <w:txbxContent>
                    <w:p w14:paraId="3C7FB211" w14:textId="77777777" w:rsidR="00B8568A" w:rsidRDefault="0056641D" w:rsidP="00B8568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FA3BB8" wp14:editId="35D1D670">
                            <wp:extent cx="2120265" cy="1324266"/>
                            <wp:effectExtent l="0" t="0" r="0" b="9525"/>
                            <wp:docPr id="9" name="図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0265" cy="13242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E351330" w14:textId="77777777" w:rsidR="00B8568A" w:rsidRDefault="00B856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AB7C30B" wp14:editId="66C24440">
                <wp:extent cx="2329132" cy="1639019"/>
                <wp:effectExtent l="0" t="0" r="14605" b="18415"/>
                <wp:docPr id="1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16390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C6271" w14:textId="77777777" w:rsidR="00B8568A" w:rsidRDefault="0056641D" w:rsidP="00B8568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1C634C" wp14:editId="321A47EE">
                                  <wp:extent cx="2120265" cy="1410871"/>
                                  <wp:effectExtent l="0" t="0" r="0" b="0"/>
                                  <wp:docPr id="11" name="図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0265" cy="14108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B7C30B" id="正方形/長方形 1" o:spid="_x0000_s1028" style="width:183.4pt;height:12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" fillcolor="white [3201]" strokecolor="gray [1629]" strokeweight="2pt">
                <v:textbox>
                  <w:txbxContent>
                    <w:p w14:paraId="4A0C6271" w14:textId="77777777" w:rsidR="00B8568A" w:rsidRDefault="0056641D" w:rsidP="00B8568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1C634C" wp14:editId="321A47EE">
                            <wp:extent cx="2120265" cy="1410871"/>
                            <wp:effectExtent l="0" t="0" r="0" b="0"/>
                            <wp:docPr id="11" name="図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0265" cy="14108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52DDAF9" w14:textId="77777777" w:rsidR="009F6E16" w:rsidRDefault="009F6E16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3667B0" w14:textId="77777777" w:rsidR="004B1B1D" w:rsidRDefault="004B1B1D" w:rsidP="004B1B1D">
      <w:pPr>
        <w:widowControl/>
        <w:jc w:val="left"/>
        <w:rPr>
          <w:rFonts w:ascii="Times New Roman" w:hAnsi="Times New Roman" w:cs="Times New Roman"/>
        </w:rPr>
      </w:pPr>
      <w:r w:rsidRPr="004B1B1D">
        <w:rPr>
          <w:rFonts w:ascii="Times New Roman" w:hAnsi="Times New Roman" w:cs="Times New Roman"/>
        </w:rPr>
        <w:lastRenderedPageBreak/>
        <w:t xml:space="preserve">The elucidation of protein-protein interaction (PPI) networks is important for understanding cellular </w:t>
      </w:r>
      <w:del w:id="12" w:author="Yutaka Akiyama" w:date="2016-05-09T16:06:00Z">
        <w:r w:rsidRPr="004B1B1D" w:rsidDel="00B01556">
          <w:rPr>
            <w:rFonts w:ascii="Times New Roman" w:hAnsi="Times New Roman" w:cs="Times New Roman"/>
          </w:rPr>
          <w:delText>structure</w:delText>
        </w:r>
        <w:r w:rsidDel="00B01556">
          <w:rPr>
            <w:rFonts w:ascii="Times New Roman" w:hAnsi="Times New Roman" w:cs="Times New Roman" w:hint="eastAsia"/>
          </w:rPr>
          <w:delText>/</w:delText>
        </w:r>
      </w:del>
      <w:r w:rsidRPr="004B1B1D">
        <w:rPr>
          <w:rFonts w:ascii="Times New Roman" w:hAnsi="Times New Roman" w:cs="Times New Roman"/>
        </w:rPr>
        <w:t xml:space="preserve">function and </w:t>
      </w:r>
      <w:ins w:id="13" w:author="Yutaka Akiyama" w:date="2016-05-09T16:06:00Z">
        <w:r w:rsidR="00B01556">
          <w:rPr>
            <w:rFonts w:ascii="Times New Roman" w:hAnsi="Times New Roman" w:cs="Times New Roman"/>
          </w:rPr>
          <w:t xml:space="preserve">accelerating </w:t>
        </w:r>
      </w:ins>
      <w:r w:rsidRPr="004B1B1D">
        <w:rPr>
          <w:rFonts w:ascii="Times New Roman" w:hAnsi="Times New Roman" w:cs="Times New Roman"/>
        </w:rPr>
        <w:t xml:space="preserve">structure-based drug design. However, </w:t>
      </w:r>
      <w:del w:id="14" w:author="Yutaka Akiyama" w:date="2016-05-09T16:06:00Z">
        <w:r w:rsidRPr="004B1B1D" w:rsidDel="00B01556">
          <w:rPr>
            <w:rFonts w:ascii="Times New Roman" w:hAnsi="Times New Roman" w:cs="Times New Roman"/>
          </w:rPr>
          <w:delText xml:space="preserve">the development of an effective method to conduct </w:delText>
        </w:r>
      </w:del>
      <w:ins w:id="15" w:author="Yutaka Akiyama" w:date="2016-05-09T16:08:00Z">
        <w:r w:rsidR="00B01556">
          <w:rPr>
            <w:rFonts w:ascii="Times New Roman" w:hAnsi="Times New Roman" w:cs="Times New Roman"/>
          </w:rPr>
          <w:t xml:space="preserve">computational approach for </w:t>
        </w:r>
      </w:ins>
      <w:r w:rsidRPr="004B1B1D">
        <w:rPr>
          <w:rFonts w:ascii="Times New Roman" w:hAnsi="Times New Roman" w:cs="Times New Roman"/>
        </w:rPr>
        <w:t>exhaustive</w:t>
      </w:r>
      <w:r>
        <w:rPr>
          <w:rFonts w:ascii="Times New Roman" w:hAnsi="Times New Roman" w:cs="Times New Roman" w:hint="eastAsia"/>
        </w:rPr>
        <w:t xml:space="preserve"> </w:t>
      </w:r>
      <w:r w:rsidRPr="004B1B1D">
        <w:rPr>
          <w:rFonts w:ascii="Times New Roman" w:hAnsi="Times New Roman" w:cs="Times New Roman"/>
        </w:rPr>
        <w:t xml:space="preserve">PPI screening </w:t>
      </w:r>
      <w:ins w:id="16" w:author="Yutaka Akiyama" w:date="2016-05-09T16:07:00Z">
        <w:r w:rsidR="00B01556">
          <w:rPr>
            <w:rFonts w:ascii="Times New Roman" w:hAnsi="Times New Roman" w:cs="Times New Roman"/>
          </w:rPr>
          <w:t xml:space="preserve">has long been a </w:t>
        </w:r>
      </w:ins>
      <w:del w:id="17" w:author="Yutaka Akiyama" w:date="2016-05-09T16:07:00Z">
        <w:r w:rsidRPr="004B1B1D" w:rsidDel="00B01556">
          <w:rPr>
            <w:rFonts w:ascii="Times New Roman" w:hAnsi="Times New Roman" w:cs="Times New Roman"/>
          </w:rPr>
          <w:delText>represen</w:delText>
        </w:r>
        <w:r w:rsidDel="00B01556">
          <w:rPr>
            <w:rFonts w:ascii="Times New Roman" w:hAnsi="Times New Roman" w:cs="Times New Roman"/>
          </w:rPr>
          <w:delText xml:space="preserve">ts a </w:delText>
        </w:r>
      </w:del>
      <w:del w:id="18" w:author="Yutaka Akiyama" w:date="2016-05-09T16:08:00Z">
        <w:r w:rsidDel="00B01556">
          <w:rPr>
            <w:rFonts w:ascii="Times New Roman" w:hAnsi="Times New Roman" w:cs="Times New Roman"/>
          </w:rPr>
          <w:delText>computational</w:delText>
        </w:r>
      </w:del>
      <w:r>
        <w:rPr>
          <w:rFonts w:ascii="Times New Roman" w:hAnsi="Times New Roman" w:cs="Times New Roman"/>
        </w:rPr>
        <w:t xml:space="preserve"> </w:t>
      </w:r>
      <w:ins w:id="19" w:author="Yutaka Akiyama" w:date="2016-05-09T16:07:00Z">
        <w:r w:rsidR="00B01556">
          <w:rPr>
            <w:rFonts w:ascii="Times New Roman" w:hAnsi="Times New Roman" w:cs="Times New Roman"/>
          </w:rPr>
          <w:t xml:space="preserve">grand </w:t>
        </w:r>
      </w:ins>
      <w:r>
        <w:rPr>
          <w:rFonts w:ascii="Times New Roman" w:hAnsi="Times New Roman" w:cs="Times New Roman"/>
        </w:rPr>
        <w:t xml:space="preserve">challenge. </w:t>
      </w:r>
    </w:p>
    <w:p w14:paraId="41348DA0" w14:textId="77777777" w:rsidR="004B1B1D" w:rsidRPr="00B01556" w:rsidRDefault="004B1B1D" w:rsidP="004B1B1D">
      <w:pPr>
        <w:widowControl/>
        <w:jc w:val="left"/>
        <w:rPr>
          <w:rFonts w:ascii="Times New Roman" w:hAnsi="Times New Roman" w:cs="Times New Roman"/>
        </w:rPr>
      </w:pPr>
    </w:p>
    <w:p w14:paraId="1829FFEE" w14:textId="77777777" w:rsidR="009F6E16" w:rsidDel="00B01556" w:rsidRDefault="004B1B1D" w:rsidP="008C09F5">
      <w:pPr>
        <w:widowControl/>
        <w:jc w:val="left"/>
        <w:rPr>
          <w:del w:id="20" w:author="Yutaka Akiyama" w:date="2016-05-09T16:12:00Z"/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Akiyama laboratory, Tokyo Institute of Technology</w:t>
      </w:r>
      <w:del w:id="21" w:author="Yutaka Akiyama" w:date="2016-05-09T16:08:00Z">
        <w:r w:rsidDel="00B01556">
          <w:rPr>
            <w:rFonts w:ascii="Times New Roman" w:hAnsi="Times New Roman" w:cs="Times New Roman" w:hint="eastAsia"/>
          </w:rPr>
          <w:delText xml:space="preserve"> (Tokyo Tech)</w:delText>
        </w:r>
      </w:del>
      <w:r>
        <w:rPr>
          <w:rFonts w:ascii="Times New Roman" w:hAnsi="Times New Roman" w:cs="Times New Roman" w:hint="eastAsia"/>
        </w:rPr>
        <w:t>, Japan</w:t>
      </w:r>
      <w:r w:rsidRPr="004B1B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 xml:space="preserve">developed </w:t>
      </w:r>
      <w:r w:rsidR="009F6E16">
        <w:rPr>
          <w:rFonts w:ascii="Times New Roman" w:hAnsi="Times New Roman" w:cs="Times New Roman"/>
        </w:rPr>
        <w:t>exhaustive</w:t>
      </w:r>
      <w:r>
        <w:rPr>
          <w:rFonts w:ascii="Times New Roman" w:hAnsi="Times New Roman" w:cs="Times New Roman" w:hint="eastAsia"/>
        </w:rPr>
        <w:t xml:space="preserve"> structure-based protein-protein interaction prediction software named MEGADOCK</w:t>
      </w:r>
      <w:r w:rsidR="009F6E16">
        <w:rPr>
          <w:rFonts w:ascii="Times New Roman" w:hAnsi="Times New Roman" w:cs="Times New Roman" w:hint="eastAsia"/>
        </w:rPr>
        <w:t xml:space="preserve"> </w:t>
      </w:r>
      <w:ins w:id="22" w:author="Yutaka Akiyama" w:date="2016-05-10T15:44:00Z">
        <w:r w:rsidR="006D0376">
          <w:rPr>
            <w:rFonts w:ascii="Times New Roman" w:hAnsi="Times New Roman" w:cs="Times New Roman"/>
          </w:rPr>
          <w:t xml:space="preserve">4.0 </w:t>
        </w:r>
      </w:ins>
      <w:r w:rsidR="009F6E16">
        <w:rPr>
          <w:rFonts w:ascii="Times New Roman" w:hAnsi="Times New Roman" w:cs="Times New Roman" w:hint="eastAsia"/>
        </w:rPr>
        <w:t xml:space="preserve">which conducts </w:t>
      </w:r>
      <w:r w:rsidR="009F6E16">
        <w:rPr>
          <w:rFonts w:ascii="Times New Roman" w:hAnsi="Times New Roman" w:cs="Times New Roman"/>
        </w:rPr>
        <w:t>tertiary</w:t>
      </w:r>
      <w:r w:rsidR="009F6E16">
        <w:rPr>
          <w:rFonts w:ascii="Times New Roman" w:hAnsi="Times New Roman" w:cs="Times New Roman" w:hint="eastAsia"/>
        </w:rPr>
        <w:t xml:space="preserve"> structural </w:t>
      </w:r>
      <w:r w:rsidRPr="004B1B1D">
        <w:rPr>
          <w:rFonts w:ascii="Times New Roman" w:hAnsi="Times New Roman" w:cs="Times New Roman"/>
        </w:rPr>
        <w:t xml:space="preserve">docking </w:t>
      </w:r>
      <w:del w:id="23" w:author="Yutaka Akiyama" w:date="2016-05-09T16:09:00Z">
        <w:r w:rsidRPr="004B1B1D" w:rsidDel="00B01556">
          <w:rPr>
            <w:rFonts w:ascii="Times New Roman" w:hAnsi="Times New Roman" w:cs="Times New Roman"/>
          </w:rPr>
          <w:delText xml:space="preserve">approach </w:delText>
        </w:r>
      </w:del>
      <w:r w:rsidRPr="004B1B1D">
        <w:rPr>
          <w:rFonts w:ascii="Times New Roman" w:hAnsi="Times New Roman" w:cs="Times New Roman"/>
        </w:rPr>
        <w:t>based on</w:t>
      </w:r>
      <w:r>
        <w:rPr>
          <w:rFonts w:ascii="Times New Roman" w:hAnsi="Times New Roman" w:cs="Times New Roman" w:hint="eastAsia"/>
        </w:rPr>
        <w:t xml:space="preserve"> </w:t>
      </w:r>
      <w:r w:rsidRPr="004B1B1D">
        <w:rPr>
          <w:rFonts w:ascii="Times New Roman" w:hAnsi="Times New Roman" w:cs="Times New Roman"/>
        </w:rPr>
        <w:t>shape complementarity and physicochemical properties</w:t>
      </w:r>
      <w:ins w:id="24" w:author="Yutaka Akiyama" w:date="2016-05-09T16:10:00Z">
        <w:r w:rsidR="00B01556">
          <w:rPr>
            <w:rFonts w:ascii="Times New Roman" w:hAnsi="Times New Roman" w:cs="Times New Roman"/>
          </w:rPr>
          <w:t xml:space="preserve"> in a massively parallel fashion</w:t>
        </w:r>
      </w:ins>
      <w:r w:rsidRPr="004B1B1D">
        <w:rPr>
          <w:rFonts w:ascii="Times New Roman" w:hAnsi="Times New Roman" w:cs="Times New Roman"/>
        </w:rPr>
        <w:t>.</w:t>
      </w:r>
      <w:r w:rsidR="009F6E16">
        <w:rPr>
          <w:rFonts w:ascii="Times New Roman" w:hAnsi="Times New Roman" w:cs="Times New Roman" w:hint="eastAsia"/>
        </w:rPr>
        <w:t xml:space="preserve"> MEGADOCK </w:t>
      </w:r>
      <w:del w:id="25" w:author="Yutaka Akiyama" w:date="2016-05-09T16:09:00Z">
        <w:r w:rsidR="009F6E16" w:rsidDel="00B01556">
          <w:rPr>
            <w:rFonts w:ascii="Times New Roman" w:hAnsi="Times New Roman" w:cs="Times New Roman" w:hint="eastAsia"/>
          </w:rPr>
          <w:delText xml:space="preserve">version 4.0 can perform the CPU/GPU </w:delText>
        </w:r>
        <w:r w:rsidR="009F6E16" w:rsidDel="00B01556">
          <w:rPr>
            <w:rFonts w:ascii="Times New Roman" w:hAnsi="Times New Roman" w:cs="Times New Roman"/>
          </w:rPr>
          <w:delText>heterogeneous</w:delText>
        </w:r>
        <w:r w:rsidR="009F6E16" w:rsidDel="00B01556">
          <w:rPr>
            <w:rFonts w:ascii="Times New Roman" w:hAnsi="Times New Roman" w:cs="Times New Roman" w:hint="eastAsia"/>
          </w:rPr>
          <w:delText xml:space="preserve"> computing environments and show the </w:delText>
        </w:r>
      </w:del>
      <w:ins w:id="26" w:author="Yutaka Akiyama" w:date="2016-05-09T16:09:00Z">
        <w:r w:rsidR="00B01556">
          <w:rPr>
            <w:rFonts w:ascii="Times New Roman" w:hAnsi="Times New Roman" w:cs="Times New Roman"/>
          </w:rPr>
          <w:t xml:space="preserve">shows </w:t>
        </w:r>
      </w:ins>
      <w:r w:rsidR="009F6E16">
        <w:rPr>
          <w:rFonts w:ascii="Times New Roman" w:hAnsi="Times New Roman" w:cs="Times New Roman" w:hint="eastAsia"/>
        </w:rPr>
        <w:t xml:space="preserve">powerful, scalable performance </w:t>
      </w:r>
      <w:del w:id="27" w:author="Yutaka Akiyama" w:date="2016-05-09T16:11:00Z">
        <w:r w:rsidR="009F6E16" w:rsidDel="00B01556">
          <w:rPr>
            <w:rFonts w:ascii="Times New Roman" w:hAnsi="Times New Roman" w:cs="Times New Roman" w:hint="eastAsia"/>
          </w:rPr>
          <w:delText>of &gt;97% strong scaling</w:delText>
        </w:r>
      </w:del>
      <w:ins w:id="28" w:author="Yutaka Akiyama" w:date="2016-05-09T16:15:00Z">
        <w:del w:id="29" w:author="ohue" w:date="2016-05-09T19:29:00Z">
          <w:r w:rsidR="00FC0013" w:rsidDel="007227B5">
            <w:rPr>
              <w:rFonts w:ascii="Times New Roman" w:hAnsi="Times New Roman" w:cs="Times New Roman"/>
            </w:rPr>
            <w:delText xml:space="preserve"> </w:delText>
          </w:r>
        </w:del>
      </w:ins>
      <w:ins w:id="30" w:author="Yutaka Akiyama" w:date="2016-05-09T16:11:00Z">
        <w:r w:rsidR="00FC0013">
          <w:rPr>
            <w:rFonts w:ascii="Times New Roman" w:hAnsi="Times New Roman" w:cs="Times New Roman"/>
          </w:rPr>
          <w:t>up</w:t>
        </w:r>
      </w:ins>
      <w:ins w:id="31" w:author="ohue" w:date="2016-05-09T19:30:00Z">
        <w:r w:rsidR="0068054B">
          <w:rPr>
            <w:rFonts w:ascii="Times New Roman" w:hAnsi="Times New Roman" w:cs="Times New Roman" w:hint="eastAsia"/>
          </w:rPr>
          <w:t xml:space="preserve"> </w:t>
        </w:r>
      </w:ins>
      <w:ins w:id="32" w:author="Yutaka Akiyama" w:date="2016-05-09T16:11:00Z">
        <w:r w:rsidR="00FC0013">
          <w:rPr>
            <w:rFonts w:ascii="Times New Roman" w:hAnsi="Times New Roman" w:cs="Times New Roman"/>
          </w:rPr>
          <w:t>to</w:t>
        </w:r>
        <w:r w:rsidR="00B01556">
          <w:rPr>
            <w:rFonts w:ascii="Times New Roman" w:hAnsi="Times New Roman" w:cs="Times New Roman"/>
          </w:rPr>
          <w:t xml:space="preserve"> </w:t>
        </w:r>
      </w:ins>
      <w:ins w:id="33" w:author="Yutaka Akiyama" w:date="2016-05-10T15:44:00Z">
        <w:r w:rsidR="006D0376">
          <w:rPr>
            <w:rFonts w:ascii="Times New Roman" w:hAnsi="Times New Roman" w:cs="Times New Roman"/>
          </w:rPr>
          <w:t>600</w:t>
        </w:r>
      </w:ins>
      <w:commentRangeStart w:id="34"/>
      <w:ins w:id="35" w:author="Yutaka Akiyama" w:date="2016-05-09T16:11:00Z">
        <w:r w:rsidR="00B01556">
          <w:rPr>
            <w:rFonts w:ascii="Times New Roman" w:hAnsi="Times New Roman" w:cs="Times New Roman"/>
          </w:rPr>
          <w:t>,000</w:t>
        </w:r>
      </w:ins>
      <w:commentRangeEnd w:id="34"/>
      <w:r w:rsidR="0068054B">
        <w:rPr>
          <w:rStyle w:val="aa"/>
        </w:rPr>
        <w:commentReference w:id="34"/>
      </w:r>
      <w:ins w:id="36" w:author="Yutaka Akiyama" w:date="2016-05-09T16:11:00Z">
        <w:r w:rsidR="00B01556">
          <w:rPr>
            <w:rFonts w:ascii="Times New Roman" w:hAnsi="Times New Roman" w:cs="Times New Roman"/>
          </w:rPr>
          <w:t xml:space="preserve"> </w:t>
        </w:r>
      </w:ins>
      <w:ins w:id="37" w:author="Yutaka Akiyama" w:date="2016-05-09T16:12:00Z">
        <w:r w:rsidR="00B01556">
          <w:rPr>
            <w:rFonts w:ascii="Times New Roman" w:hAnsi="Times New Roman" w:cs="Times New Roman"/>
          </w:rPr>
          <w:t xml:space="preserve">CPU </w:t>
        </w:r>
      </w:ins>
      <w:ins w:id="38" w:author="Yutaka Akiyama" w:date="2016-05-09T16:11:00Z">
        <w:r w:rsidR="00B01556">
          <w:rPr>
            <w:rFonts w:ascii="Times New Roman" w:hAnsi="Times New Roman" w:cs="Times New Roman"/>
          </w:rPr>
          <w:t>cores</w:t>
        </w:r>
      </w:ins>
      <w:r w:rsidR="009F6E16">
        <w:rPr>
          <w:rFonts w:ascii="Times New Roman" w:hAnsi="Times New Roman" w:cs="Times New Roman" w:hint="eastAsia"/>
        </w:rPr>
        <w:t xml:space="preserve"> on the world-leading supercomputers. </w:t>
      </w:r>
      <w:del w:id="39" w:author="Yutaka Akiyama" w:date="2016-05-09T16:12:00Z">
        <w:r w:rsidR="009F6E16" w:rsidDel="00B01556">
          <w:rPr>
            <w:rFonts w:ascii="Times New Roman" w:hAnsi="Times New Roman" w:cs="Times New Roman" w:hint="eastAsia"/>
          </w:rPr>
          <w:delText xml:space="preserve">Naturally, MEGADOCK </w:delText>
        </w:r>
        <w:r w:rsidR="008C09F5" w:rsidRPr="008C09F5" w:rsidDel="00B01556">
          <w:rPr>
            <w:rFonts w:ascii="Times New Roman" w:hAnsi="Times New Roman" w:cs="Times New Roman"/>
          </w:rPr>
          <w:delText xml:space="preserve">is </w:delText>
        </w:r>
        <w:r w:rsidR="009F6E16" w:rsidDel="00B01556">
          <w:rPr>
            <w:rFonts w:ascii="Times New Roman" w:hAnsi="Times New Roman" w:cs="Times New Roman" w:hint="eastAsia"/>
          </w:rPr>
          <w:delText xml:space="preserve">also </w:delText>
        </w:r>
        <w:r w:rsidR="008C09F5" w:rsidRPr="008C09F5" w:rsidDel="00B01556">
          <w:rPr>
            <w:rFonts w:ascii="Times New Roman" w:hAnsi="Times New Roman" w:cs="Times New Roman"/>
          </w:rPr>
          <w:delText>well performed</w:delText>
        </w:r>
        <w:r w:rsidR="009F6E16" w:rsidDel="00B01556">
          <w:rPr>
            <w:rFonts w:ascii="Times New Roman" w:hAnsi="Times New Roman" w:cs="Times New Roman" w:hint="eastAsia"/>
          </w:rPr>
          <w:delText xml:space="preserve"> </w:delText>
        </w:r>
        <w:r w:rsidR="008B5B13" w:rsidDel="00B01556">
          <w:rPr>
            <w:rFonts w:ascii="Times New Roman" w:hAnsi="Times New Roman" w:cs="Times New Roman" w:hint="eastAsia"/>
          </w:rPr>
          <w:delText xml:space="preserve">on </w:delText>
        </w:r>
        <w:r w:rsidR="009F6E16" w:rsidDel="00B01556">
          <w:rPr>
            <w:rFonts w:ascii="Times New Roman" w:hAnsi="Times New Roman" w:cs="Times New Roman" w:hint="eastAsia"/>
          </w:rPr>
          <w:delText xml:space="preserve">cloud environment </w:delText>
        </w:r>
        <w:r w:rsidR="000049E9" w:rsidDel="00B01556">
          <w:rPr>
            <w:rFonts w:ascii="Times New Roman" w:hAnsi="Times New Roman" w:cs="Times New Roman"/>
          </w:rPr>
          <w:delText>such as Microsoft Azure HPC.</w:delText>
        </w:r>
      </w:del>
    </w:p>
    <w:p w14:paraId="1E4C07E8" w14:textId="77777777" w:rsidR="009F6E16" w:rsidRPr="00FC0013" w:rsidRDefault="009F6E16" w:rsidP="008C09F5">
      <w:pPr>
        <w:widowControl/>
        <w:jc w:val="left"/>
        <w:rPr>
          <w:rFonts w:ascii="Times New Roman" w:hAnsi="Times New Roman" w:cs="Times New Roman"/>
        </w:rPr>
      </w:pPr>
    </w:p>
    <w:p w14:paraId="65D81CD4" w14:textId="77777777" w:rsidR="000049E9" w:rsidRDefault="00FC0013" w:rsidP="000049E9">
      <w:pPr>
        <w:widowControl/>
        <w:jc w:val="left"/>
        <w:rPr>
          <w:rFonts w:ascii="Times New Roman" w:hAnsi="Times New Roman" w:cs="Times New Roman"/>
        </w:rPr>
      </w:pPr>
      <w:ins w:id="40" w:author="Yutaka Akiyama" w:date="2016-05-09T16:21:00Z">
        <w:r>
          <w:rPr>
            <w:rFonts w:ascii="Times New Roman" w:hAnsi="Times New Roman" w:cs="Times New Roman"/>
          </w:rPr>
          <w:t xml:space="preserve">The </w:t>
        </w:r>
      </w:ins>
      <w:r w:rsidR="009F6E16">
        <w:rPr>
          <w:rFonts w:ascii="Times New Roman" w:hAnsi="Times New Roman" w:cs="Times New Roman" w:hint="eastAsia"/>
        </w:rPr>
        <w:t xml:space="preserve">Tokyo Tech </w:t>
      </w:r>
      <w:ins w:id="41" w:author="Yutaka Akiyama" w:date="2016-05-09T16:12:00Z">
        <w:r w:rsidR="00B01556">
          <w:rPr>
            <w:rFonts w:ascii="Times New Roman" w:hAnsi="Times New Roman" w:cs="Times New Roman"/>
          </w:rPr>
          <w:t xml:space="preserve">group </w:t>
        </w:r>
      </w:ins>
      <w:r w:rsidR="000049E9">
        <w:rPr>
          <w:rFonts w:ascii="Times New Roman" w:hAnsi="Times New Roman" w:cs="Times New Roman" w:hint="eastAsia"/>
        </w:rPr>
        <w:t>show</w:t>
      </w:r>
      <w:ins w:id="42" w:author="Yutaka Akiyama" w:date="2016-05-09T16:12:00Z">
        <w:r w:rsidR="00B01556">
          <w:rPr>
            <w:rFonts w:ascii="Times New Roman" w:hAnsi="Times New Roman" w:cs="Times New Roman"/>
          </w:rPr>
          <w:t xml:space="preserve">ed </w:t>
        </w:r>
      </w:ins>
      <w:del w:id="43" w:author="Yutaka Akiyama" w:date="2016-05-09T16:12:00Z">
        <w:r w:rsidR="000049E9" w:rsidDel="00B01556">
          <w:rPr>
            <w:rFonts w:ascii="Times New Roman" w:hAnsi="Times New Roman" w:cs="Times New Roman" w:hint="eastAsia"/>
          </w:rPr>
          <w:delText xml:space="preserve">s </w:delText>
        </w:r>
      </w:del>
      <w:r w:rsidR="000049E9">
        <w:rPr>
          <w:rFonts w:ascii="Times New Roman" w:hAnsi="Times New Roman" w:cs="Times New Roman" w:hint="eastAsia"/>
        </w:rPr>
        <w:t xml:space="preserve">that </w:t>
      </w:r>
      <w:r w:rsidR="009F6E16">
        <w:rPr>
          <w:rFonts w:ascii="Times New Roman" w:hAnsi="Times New Roman" w:cs="Times New Roman" w:hint="eastAsia"/>
        </w:rPr>
        <w:t>MEGADOCK</w:t>
      </w:r>
      <w:ins w:id="44" w:author="Yutaka Akiyama" w:date="2016-05-10T15:44:00Z">
        <w:r w:rsidR="006D0376">
          <w:rPr>
            <w:rFonts w:ascii="Times New Roman" w:hAnsi="Times New Roman" w:cs="Times New Roman"/>
          </w:rPr>
          <w:t xml:space="preserve"> 4.0</w:t>
        </w:r>
      </w:ins>
      <w:del w:id="45" w:author="Yutaka Akiyama" w:date="2016-05-09T16:16:00Z">
        <w:r w:rsidR="009F6E16" w:rsidDel="00FC0013">
          <w:rPr>
            <w:rFonts w:ascii="Times New Roman" w:hAnsi="Times New Roman" w:cs="Times New Roman" w:hint="eastAsia"/>
          </w:rPr>
          <w:delText xml:space="preserve"> 4.0</w:delText>
        </w:r>
      </w:del>
      <w:r w:rsidR="009F6E16">
        <w:rPr>
          <w:rFonts w:ascii="Times New Roman" w:hAnsi="Times New Roman" w:cs="Times New Roman" w:hint="eastAsia"/>
        </w:rPr>
        <w:t xml:space="preserve"> </w:t>
      </w:r>
      <w:r w:rsidR="000049E9">
        <w:rPr>
          <w:rFonts w:ascii="Times New Roman" w:hAnsi="Times New Roman" w:cs="Times New Roman" w:hint="eastAsia"/>
        </w:rPr>
        <w:t xml:space="preserve">performed </w:t>
      </w:r>
      <w:r w:rsidR="009F6E16">
        <w:rPr>
          <w:rFonts w:ascii="Times New Roman" w:hAnsi="Times New Roman" w:cs="Times New Roman" w:hint="eastAsia"/>
        </w:rPr>
        <w:t>on 5</w:t>
      </w:r>
      <w:r w:rsidR="008C09F5" w:rsidRPr="008C09F5">
        <w:rPr>
          <w:rFonts w:ascii="Times New Roman" w:hAnsi="Times New Roman" w:cs="Times New Roman"/>
        </w:rPr>
        <w:t xml:space="preserve">0 computing node (DS14 </w:t>
      </w:r>
      <w:r w:rsidR="008B5B13">
        <w:rPr>
          <w:rFonts w:ascii="Times New Roman" w:hAnsi="Times New Roman" w:cs="Times New Roman"/>
        </w:rPr>
        <w:t xml:space="preserve">instances) </w:t>
      </w:r>
      <w:r w:rsidR="008B5B13">
        <w:rPr>
          <w:rFonts w:ascii="Times New Roman" w:hAnsi="Times New Roman" w:cs="Times New Roman" w:hint="eastAsia"/>
        </w:rPr>
        <w:t>o</w:t>
      </w:r>
      <w:r w:rsidR="009F6E16">
        <w:rPr>
          <w:rFonts w:ascii="Times New Roman" w:hAnsi="Times New Roman" w:cs="Times New Roman"/>
        </w:rPr>
        <w:t xml:space="preserve">n </w:t>
      </w:r>
      <w:ins w:id="46" w:author="Yutaka Akiyama" w:date="2016-05-09T16:12:00Z">
        <w:r w:rsidR="00B01556">
          <w:rPr>
            <w:rFonts w:ascii="Times New Roman" w:hAnsi="Times New Roman" w:cs="Times New Roman"/>
          </w:rPr>
          <w:t xml:space="preserve">Microsoft </w:t>
        </w:r>
      </w:ins>
      <w:r w:rsidR="009F6E16">
        <w:rPr>
          <w:rFonts w:ascii="Times New Roman" w:hAnsi="Times New Roman" w:cs="Times New Roman"/>
        </w:rPr>
        <w:t xml:space="preserve">Azure, totaling </w:t>
      </w:r>
      <w:r w:rsidR="009F6E16">
        <w:rPr>
          <w:rFonts w:ascii="Times New Roman" w:hAnsi="Times New Roman" w:cs="Times New Roman" w:hint="eastAsia"/>
        </w:rPr>
        <w:t>60</w:t>
      </w:r>
      <w:r w:rsidR="009F6E16">
        <w:rPr>
          <w:rFonts w:ascii="Times New Roman" w:hAnsi="Times New Roman" w:cs="Times New Roman"/>
        </w:rPr>
        <w:t xml:space="preserve">0 cores and </w:t>
      </w:r>
      <w:r w:rsidR="009F6E16">
        <w:rPr>
          <w:rFonts w:ascii="Times New Roman" w:hAnsi="Times New Roman" w:cs="Times New Roman" w:hint="eastAsia"/>
        </w:rPr>
        <w:t>5.5</w:t>
      </w:r>
      <w:r w:rsidR="008C09F5" w:rsidRPr="008C09F5">
        <w:rPr>
          <w:rFonts w:ascii="Times New Roman" w:hAnsi="Times New Roman" w:cs="Times New Roman"/>
        </w:rPr>
        <w:t xml:space="preserve"> TByte RAMs</w:t>
      </w:r>
      <w:r w:rsidR="008B5B13">
        <w:rPr>
          <w:rFonts w:ascii="Times New Roman" w:hAnsi="Times New Roman" w:cs="Times New Roman" w:hint="eastAsia"/>
        </w:rPr>
        <w:t xml:space="preserve">, with &gt;90% </w:t>
      </w:r>
      <w:ins w:id="47" w:author="Yutaka Akiyama" w:date="2016-05-09T16:17:00Z">
        <w:r>
          <w:rPr>
            <w:rFonts w:ascii="Times New Roman" w:hAnsi="Times New Roman" w:cs="Times New Roman"/>
          </w:rPr>
          <w:t xml:space="preserve">excellent </w:t>
        </w:r>
      </w:ins>
      <w:r w:rsidR="008B5B13">
        <w:rPr>
          <w:rFonts w:ascii="Times New Roman" w:hAnsi="Times New Roman" w:cs="Times New Roman" w:hint="eastAsia"/>
        </w:rPr>
        <w:t>strong scaling</w:t>
      </w:r>
      <w:r w:rsidR="008C09F5" w:rsidRPr="008C09F5">
        <w:rPr>
          <w:rFonts w:ascii="Times New Roman" w:hAnsi="Times New Roman" w:cs="Times New Roman"/>
        </w:rPr>
        <w:t xml:space="preserve">. </w:t>
      </w:r>
      <w:r w:rsidR="000049E9">
        <w:rPr>
          <w:rFonts w:ascii="Times New Roman" w:hAnsi="Times New Roman" w:cs="Times New Roman" w:hint="eastAsia"/>
        </w:rPr>
        <w:t>Azure HPC provides stable</w:t>
      </w:r>
      <w:ins w:id="48" w:author="Yutaka Akiyama" w:date="2016-05-09T16:13:00Z">
        <w:r w:rsidR="00B01556">
          <w:rPr>
            <w:rFonts w:ascii="Times New Roman" w:hAnsi="Times New Roman" w:cs="Times New Roman"/>
          </w:rPr>
          <w:t xml:space="preserve"> and secure</w:t>
        </w:r>
      </w:ins>
      <w:r w:rsidR="000049E9">
        <w:rPr>
          <w:rFonts w:ascii="Times New Roman" w:hAnsi="Times New Roman" w:cs="Times New Roman" w:hint="eastAsia"/>
        </w:rPr>
        <w:t xml:space="preserve"> computing </w:t>
      </w:r>
      <w:del w:id="49" w:author="Yutaka Akiyama" w:date="2016-05-09T16:14:00Z">
        <w:r w:rsidR="000049E9" w:rsidDel="00B01556">
          <w:rPr>
            <w:rFonts w:ascii="Times New Roman" w:hAnsi="Times New Roman" w:cs="Times New Roman" w:hint="eastAsia"/>
          </w:rPr>
          <w:delText xml:space="preserve">resource </w:delText>
        </w:r>
      </w:del>
      <w:ins w:id="50" w:author="Yutaka Akiyama" w:date="2016-05-09T16:14:00Z">
        <w:r w:rsidR="00B01556">
          <w:rPr>
            <w:rFonts w:ascii="Times New Roman" w:hAnsi="Times New Roman" w:cs="Times New Roman"/>
          </w:rPr>
          <w:t>environment</w:t>
        </w:r>
        <w:r w:rsidR="00B01556">
          <w:rPr>
            <w:rFonts w:ascii="Times New Roman" w:hAnsi="Times New Roman" w:cs="Times New Roman" w:hint="eastAsia"/>
          </w:rPr>
          <w:t xml:space="preserve"> </w:t>
        </w:r>
      </w:ins>
      <w:del w:id="51" w:author="Yutaka Akiyama" w:date="2016-05-09T16:13:00Z">
        <w:r w:rsidR="000049E9" w:rsidDel="00B01556">
          <w:rPr>
            <w:rFonts w:ascii="Times New Roman" w:hAnsi="Times New Roman" w:cs="Times New Roman" w:hint="eastAsia"/>
          </w:rPr>
          <w:delText xml:space="preserve">and </w:delText>
        </w:r>
      </w:del>
      <w:ins w:id="52" w:author="Yutaka Akiyama" w:date="2016-05-09T16:13:00Z">
        <w:r w:rsidR="00B01556">
          <w:rPr>
            <w:rFonts w:ascii="Times New Roman" w:hAnsi="Times New Roman" w:cs="Times New Roman"/>
          </w:rPr>
          <w:t>for</w:t>
        </w:r>
        <w:r w:rsidR="00B01556">
          <w:rPr>
            <w:rFonts w:ascii="Times New Roman" w:hAnsi="Times New Roman" w:cs="Times New Roman" w:hint="eastAsia"/>
          </w:rPr>
          <w:t xml:space="preserve"> </w:t>
        </w:r>
      </w:ins>
      <w:del w:id="53" w:author="Yutaka Akiyama" w:date="2016-05-09T16:13:00Z">
        <w:r w:rsidR="000049E9" w:rsidDel="00B01556">
          <w:rPr>
            <w:rFonts w:ascii="Times New Roman" w:hAnsi="Times New Roman" w:cs="Times New Roman" w:hint="eastAsia"/>
          </w:rPr>
          <w:delText>biological knowledge by MEGADOCK.</w:delText>
        </w:r>
      </w:del>
      <w:ins w:id="54" w:author="Yutaka Akiyama" w:date="2016-05-09T16:13:00Z">
        <w:r w:rsidR="00B01556">
          <w:rPr>
            <w:rFonts w:ascii="Times New Roman" w:hAnsi="Times New Roman" w:cs="Times New Roman"/>
          </w:rPr>
          <w:t>biologists and pharmaceutical scientists working on PPIs.</w:t>
        </w:r>
      </w:ins>
    </w:p>
    <w:p w14:paraId="2ED6F125" w14:textId="77777777" w:rsidR="000049E9" w:rsidRDefault="000049E9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EDE326" w14:textId="77777777" w:rsidR="00B8568A" w:rsidRDefault="00B8568A" w:rsidP="000049E9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 xml:space="preserve">CASE STUDIES </w:t>
      </w:r>
      <w:r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 w:hint="eastAsia"/>
        </w:rPr>
        <w:t xml:space="preserve"> GHOST-MP</w:t>
      </w:r>
      <w:r w:rsidR="00B942F4">
        <w:rPr>
          <w:rFonts w:ascii="Times New Roman" w:hAnsi="Times New Roman" w:cs="Times New Roman" w:hint="eastAsia"/>
        </w:rPr>
        <w:t>, a bioinformatics application</w:t>
      </w:r>
    </w:p>
    <w:p w14:paraId="6F2FDFF3" w14:textId="77777777" w:rsidR="00B8568A" w:rsidRDefault="00B8568A" w:rsidP="00B8568A">
      <w:pPr>
        <w:rPr>
          <w:rFonts w:ascii="Times New Roman" w:hAnsi="Times New Roman" w:cs="Times New Roman"/>
        </w:rPr>
      </w:pPr>
    </w:p>
    <w:p w14:paraId="1AAF617E" w14:textId="77777777" w:rsidR="00B8568A" w:rsidRPr="007E7EFF" w:rsidRDefault="00B8568A" w:rsidP="00B8568A">
      <w:pPr>
        <w:rPr>
          <w:rFonts w:ascii="Times New Roman" w:hAnsi="Times New Roman" w:cs="Times New Roman"/>
          <w:b/>
          <w:sz w:val="28"/>
        </w:rPr>
      </w:pPr>
      <w:r w:rsidRPr="007E7EFF">
        <w:rPr>
          <w:rFonts w:ascii="Times New Roman" w:hAnsi="Times New Roman" w:cs="Times New Roman" w:hint="eastAsia"/>
          <w:b/>
          <w:sz w:val="28"/>
        </w:rPr>
        <w:t xml:space="preserve">GHOST-MP on Azure </w:t>
      </w:r>
      <w:ins w:id="55" w:author="Yutaka Akiyama" w:date="2016-05-09T16:17:00Z">
        <w:r w:rsidR="00FC0013">
          <w:rPr>
            <w:rFonts w:ascii="Times New Roman" w:hAnsi="Times New Roman" w:cs="Times New Roman"/>
            <w:b/>
            <w:sz w:val="28"/>
          </w:rPr>
          <w:t xml:space="preserve">Cloud </w:t>
        </w:r>
      </w:ins>
      <w:r w:rsidRPr="007E7EFF">
        <w:rPr>
          <w:rFonts w:ascii="Times New Roman" w:hAnsi="Times New Roman" w:cs="Times New Roman" w:hint="eastAsia"/>
          <w:b/>
          <w:sz w:val="28"/>
        </w:rPr>
        <w:t>a</w:t>
      </w:r>
      <w:r w:rsidRPr="007E7EFF">
        <w:rPr>
          <w:rFonts w:ascii="Times New Roman" w:hAnsi="Times New Roman" w:cs="Times New Roman"/>
          <w:b/>
          <w:sz w:val="28"/>
        </w:rPr>
        <w:t>ccelerate</w:t>
      </w:r>
      <w:r w:rsidRPr="007E7EFF">
        <w:rPr>
          <w:rFonts w:ascii="Times New Roman" w:hAnsi="Times New Roman" w:cs="Times New Roman" w:hint="eastAsia"/>
          <w:b/>
          <w:sz w:val="28"/>
        </w:rPr>
        <w:t xml:space="preserve">s whole genome </w:t>
      </w:r>
      <w:r w:rsidRPr="007E7EFF">
        <w:rPr>
          <w:rFonts w:ascii="Times New Roman" w:hAnsi="Times New Roman" w:cs="Times New Roman"/>
          <w:b/>
          <w:sz w:val="28"/>
        </w:rPr>
        <w:t>shotgun</w:t>
      </w:r>
      <w:r w:rsidRPr="007E7EFF">
        <w:rPr>
          <w:rFonts w:ascii="Times New Roman" w:hAnsi="Times New Roman" w:cs="Times New Roman" w:hint="eastAsia"/>
          <w:b/>
          <w:sz w:val="28"/>
        </w:rPr>
        <w:t xml:space="preserve"> </w:t>
      </w:r>
      <w:r w:rsidRPr="007E7EFF">
        <w:rPr>
          <w:rFonts w:ascii="Times New Roman" w:hAnsi="Times New Roman" w:cs="Times New Roman"/>
          <w:b/>
          <w:sz w:val="28"/>
        </w:rPr>
        <w:t xml:space="preserve">metagenomic </w:t>
      </w:r>
      <w:r w:rsidRPr="007E7EFF">
        <w:rPr>
          <w:rFonts w:ascii="Times New Roman" w:hAnsi="Times New Roman" w:cs="Times New Roman" w:hint="eastAsia"/>
          <w:b/>
          <w:sz w:val="28"/>
        </w:rPr>
        <w:t>analysis</w:t>
      </w:r>
    </w:p>
    <w:p w14:paraId="553BEE1F" w14:textId="77777777" w:rsidR="00B8568A" w:rsidRPr="00767391" w:rsidRDefault="00E73225" w:rsidP="00B8568A">
      <w:pPr>
        <w:rPr>
          <w:rFonts w:ascii="Times New Roman" w:hAnsi="Times New Roman" w:cs="Times New Roman"/>
          <w:i/>
          <w:color w:val="4F81BD" w:themeColor="accent1"/>
          <w:sz w:val="22"/>
        </w:rPr>
      </w:pPr>
      <w:r w:rsidRPr="00767391">
        <w:rPr>
          <w:rFonts w:ascii="Times New Roman" w:hAnsi="Times New Roman" w:cs="Times New Roman"/>
          <w:i/>
          <w:color w:val="4F81BD" w:themeColor="accent1"/>
          <w:sz w:val="22"/>
        </w:rPr>
        <w:t>Microbial</w:t>
      </w:r>
      <w:r w:rsidR="00B942F4" w:rsidRPr="00767391">
        <w:rPr>
          <w:rFonts w:ascii="Times New Roman" w:hAnsi="Times New Roman" w:cs="Times New Roman"/>
          <w:i/>
          <w:color w:val="4F81BD" w:themeColor="accent1"/>
          <w:sz w:val="22"/>
        </w:rPr>
        <w:t xml:space="preserve"> flora on metagenomic samples can be analyzed by using GHOST-MP on </w:t>
      </w:r>
      <w:r w:rsidR="00B8568A" w:rsidRPr="00767391">
        <w:rPr>
          <w:rFonts w:ascii="Times New Roman" w:hAnsi="Times New Roman" w:cs="Times New Roman"/>
          <w:i/>
          <w:color w:val="4F81BD" w:themeColor="accent1"/>
          <w:sz w:val="22"/>
        </w:rPr>
        <w:t>Azure HPC.</w:t>
      </w:r>
    </w:p>
    <w:p w14:paraId="772B02CF" w14:textId="77777777" w:rsidR="00B8568A" w:rsidRDefault="00B8568A" w:rsidP="00B8568A">
      <w:pPr>
        <w:rPr>
          <w:rFonts w:ascii="Times New Roman" w:hAnsi="Times New Roman" w:cs="Times New Roman"/>
        </w:rPr>
      </w:pPr>
    </w:p>
    <w:p w14:paraId="4817C073" w14:textId="77777777" w:rsidR="00B8568A" w:rsidRDefault="00B8568A" w:rsidP="00B856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5C1417D" wp14:editId="21FA2404">
                <wp:extent cx="2329132" cy="1639019"/>
                <wp:effectExtent l="0" t="0" r="14605" b="18415"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16390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86E0A" w14:textId="77777777" w:rsidR="00B8568A" w:rsidRDefault="0056641D" w:rsidP="008848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464FD3" wp14:editId="65712DBD">
                                  <wp:extent cx="2120265" cy="1167369"/>
                                  <wp:effectExtent l="0" t="0" r="0" b="0"/>
                                  <wp:docPr id="12" name="図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0265" cy="11673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C1417D" id="正方形/長方形 6" o:spid="_x0000_s1029" style="width:183.4pt;height:12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" fillcolor="white [3201]" strokecolor="gray [1629]" strokeweight="2pt">
                <v:textbox>
                  <w:txbxContent>
                    <w:p w14:paraId="44B86E0A" w14:textId="77777777" w:rsidR="00B8568A" w:rsidRDefault="0056641D" w:rsidP="00884836">
                      <w:r>
                        <w:rPr>
                          <w:noProof/>
                        </w:rPr>
                        <w:drawing>
                          <wp:inline distT="0" distB="0" distL="0" distR="0" wp14:anchorId="35464FD3" wp14:editId="65712DBD">
                            <wp:extent cx="2120265" cy="1167369"/>
                            <wp:effectExtent l="0" t="0" r="0" b="0"/>
                            <wp:docPr id="12" name="図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0265" cy="11673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23EE25A" w14:textId="77777777" w:rsidR="00B8568A" w:rsidRDefault="00E51AE0" w:rsidP="00B856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14446B7F" wp14:editId="1FDCA9E6">
                <wp:extent cx="2329132" cy="1639019"/>
                <wp:effectExtent l="0" t="0" r="14605" b="18415"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16390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94526" w14:textId="77777777" w:rsidR="00E51AE0" w:rsidRDefault="0056641D" w:rsidP="008848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F48E91" wp14:editId="5E0E2186">
                                  <wp:extent cx="2120265" cy="1399356"/>
                                  <wp:effectExtent l="0" t="0" r="0" b="0"/>
                                  <wp:docPr id="13" name="図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0265" cy="13993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236CE" w:rsidRPr="00E236CE">
                              <w:rPr>
                                <w:noProof/>
                              </w:rPr>
                              <w:drawing>
                                <wp:inline distT="0" distB="0" distL="0" distR="0" wp14:anchorId="5F28EB24" wp14:editId="3FD1BFA3">
                                  <wp:extent cx="2120265" cy="1402613"/>
                                  <wp:effectExtent l="0" t="0" r="0" b="0"/>
                                  <wp:docPr id="21" name="図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20265" cy="14026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446B7F" id="正方形/長方形 5" o:spid="_x0000_s1030" style="width:183.4pt;height:12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" fillcolor="white [3201]" strokecolor="gray [1629]" strokeweight="2pt">
                <v:textbox>
                  <w:txbxContent>
                    <w:p w14:paraId="3DE94526" w14:textId="77777777" w:rsidR="00E51AE0" w:rsidRDefault="0056641D" w:rsidP="00884836">
                      <w:r>
                        <w:rPr>
                          <w:noProof/>
                        </w:rPr>
                        <w:drawing>
                          <wp:inline distT="0" distB="0" distL="0" distR="0" wp14:anchorId="41F48E91" wp14:editId="5E0E2186">
                            <wp:extent cx="2120265" cy="1399356"/>
                            <wp:effectExtent l="0" t="0" r="0" b="0"/>
                            <wp:docPr id="13" name="図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0265" cy="13993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236CE" w:rsidRPr="00E236CE">
                        <w:rPr>
                          <w:noProof/>
                        </w:rPr>
                        <w:drawing>
                          <wp:inline distT="0" distB="0" distL="0" distR="0" wp14:anchorId="5F28EB24" wp14:editId="3FD1BFA3">
                            <wp:extent cx="2120265" cy="1402613"/>
                            <wp:effectExtent l="0" t="0" r="0" b="0"/>
                            <wp:docPr id="21" name="図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20265" cy="14026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17E8A16" w14:textId="77777777" w:rsidR="00B8568A" w:rsidRDefault="00B8568A" w:rsidP="00B856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6F6EB052" wp14:editId="046F3CD8">
                <wp:extent cx="2329132" cy="1639019"/>
                <wp:effectExtent l="0" t="0" r="14605" b="18415"/>
                <wp:docPr id="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16390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9620DB" w14:textId="77777777" w:rsidR="00B8568A" w:rsidRDefault="0056641D" w:rsidP="008848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B197D8" wp14:editId="741B2C2E">
                                  <wp:extent cx="2120265" cy="1271727"/>
                                  <wp:effectExtent l="0" t="0" r="0" b="5080"/>
                                  <wp:docPr id="15" name="図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0265" cy="12717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6EB052" id="正方形/長方形 8" o:spid="_x0000_s1031" style="width:183.4pt;height:12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" fillcolor="white [3201]" strokecolor="gray [1629]" strokeweight="2pt">
                <v:textbox>
                  <w:txbxContent>
                    <w:p w14:paraId="029620DB" w14:textId="77777777" w:rsidR="00B8568A" w:rsidRDefault="0056641D" w:rsidP="00884836">
                      <w:r>
                        <w:rPr>
                          <w:noProof/>
                        </w:rPr>
                        <w:drawing>
                          <wp:inline distT="0" distB="0" distL="0" distR="0" wp14:anchorId="6CB197D8" wp14:editId="741B2C2E">
                            <wp:extent cx="2120265" cy="1271727"/>
                            <wp:effectExtent l="0" t="0" r="0" b="5080"/>
                            <wp:docPr id="15" name="図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0265" cy="12717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E843D56" w14:textId="77777777" w:rsidR="009F6E16" w:rsidRDefault="009F6E16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2321A28" w14:textId="77777777" w:rsidR="00B8568A" w:rsidRDefault="00E73225" w:rsidP="00B8568A">
      <w:pPr>
        <w:rPr>
          <w:rFonts w:ascii="Times New Roman" w:hAnsi="Times New Roman" w:cs="Times New Roman"/>
        </w:rPr>
      </w:pPr>
      <w:r w:rsidRPr="00E73225">
        <w:rPr>
          <w:rFonts w:ascii="Times New Roman" w:hAnsi="Times New Roman" w:cs="Times New Roman"/>
        </w:rPr>
        <w:lastRenderedPageBreak/>
        <w:t xml:space="preserve">Metagenomics is the study of the genomes of uncultured microbes obtained directly from </w:t>
      </w:r>
      <w:r>
        <w:rPr>
          <w:rFonts w:ascii="Times New Roman" w:hAnsi="Times New Roman" w:cs="Times New Roman" w:hint="eastAsia"/>
        </w:rPr>
        <w:t>microbial flora</w:t>
      </w:r>
      <w:r w:rsidRPr="00E73225">
        <w:rPr>
          <w:rFonts w:ascii="Times New Roman" w:hAnsi="Times New Roman" w:cs="Times New Roman"/>
        </w:rPr>
        <w:t xml:space="preserve"> in their natural habitats. Such analyses have recently become more popular and important as the throughput of DNA sequencers has increased.</w:t>
      </w:r>
      <w:r>
        <w:rPr>
          <w:rFonts w:ascii="Times New Roman" w:hAnsi="Times New Roman" w:cs="Times New Roman" w:hint="eastAsia"/>
        </w:rPr>
        <w:t xml:space="preserve"> Especially,</w:t>
      </w:r>
      <w:r w:rsidRPr="00E73225">
        <w:rPr>
          <w:rFonts w:ascii="Times New Roman" w:hAnsi="Times New Roman" w:cs="Times New Roman"/>
        </w:rPr>
        <w:t xml:space="preserve"> whole-genome shotgun </w:t>
      </w:r>
      <w:del w:id="56" w:author="Yutaka Akiyama" w:date="2016-05-09T16:18:00Z">
        <w:r w:rsidRPr="00E73225" w:rsidDel="00FC0013">
          <w:rPr>
            <w:rFonts w:ascii="Times New Roman" w:hAnsi="Times New Roman" w:cs="Times New Roman"/>
          </w:rPr>
          <w:delText xml:space="preserve">(WGS) </w:delText>
        </w:r>
      </w:del>
      <w:r w:rsidRPr="00E73225">
        <w:rPr>
          <w:rFonts w:ascii="Times New Roman" w:hAnsi="Times New Roman" w:cs="Times New Roman"/>
        </w:rPr>
        <w:t xml:space="preserve">sequencing, carried out using next-generation sequencing </w:t>
      </w:r>
      <w:del w:id="57" w:author="Yutaka Akiyama" w:date="2016-05-09T16:18:00Z">
        <w:r w:rsidRPr="00E73225" w:rsidDel="00FC0013">
          <w:rPr>
            <w:rFonts w:ascii="Times New Roman" w:hAnsi="Times New Roman" w:cs="Times New Roman"/>
          </w:rPr>
          <w:delText xml:space="preserve">(NGS) </w:delText>
        </w:r>
      </w:del>
      <w:r w:rsidRPr="00E73225">
        <w:rPr>
          <w:rFonts w:ascii="Times New Roman" w:hAnsi="Times New Roman" w:cs="Times New Roman"/>
        </w:rPr>
        <w:t>technologies, produces h</w:t>
      </w:r>
      <w:r>
        <w:rPr>
          <w:rFonts w:ascii="Times New Roman" w:hAnsi="Times New Roman" w:cs="Times New Roman"/>
        </w:rPr>
        <w:t>uge amounts of metagenomic data</w:t>
      </w:r>
      <w:r>
        <w:rPr>
          <w:rFonts w:ascii="Times New Roman" w:hAnsi="Times New Roman" w:cs="Times New Roman" w:hint="eastAsia"/>
        </w:rPr>
        <w:t xml:space="preserve"> which</w:t>
      </w:r>
      <w:r w:rsidRPr="00E73225">
        <w:rPr>
          <w:rFonts w:ascii="Times New Roman" w:hAnsi="Times New Roman" w:cs="Times New Roman"/>
        </w:rPr>
        <w:t xml:space="preserve"> enables us to uncover an abundance of orthologous groups, i.e., the distribution of gene/protein functions, in environmental samples.</w:t>
      </w:r>
    </w:p>
    <w:p w14:paraId="47224B92" w14:textId="77777777" w:rsidR="00124E8F" w:rsidRDefault="00124E8F" w:rsidP="00B8568A">
      <w:pPr>
        <w:rPr>
          <w:rFonts w:ascii="Times New Roman" w:hAnsi="Times New Roman" w:cs="Times New Roman"/>
        </w:rPr>
      </w:pPr>
    </w:p>
    <w:p w14:paraId="09B9EE1E" w14:textId="77777777" w:rsidR="00E73225" w:rsidRDefault="00124E8F" w:rsidP="00B856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GHOST-MP</w:t>
      </w:r>
      <w:r w:rsidR="00F52565">
        <w:rPr>
          <w:rFonts w:ascii="Times New Roman" w:hAnsi="Times New Roman" w:cs="Times New Roman" w:hint="eastAsia"/>
        </w:rPr>
        <w:t xml:space="preserve"> is a </w:t>
      </w:r>
      <w:r w:rsidR="00F52565">
        <w:rPr>
          <w:rFonts w:ascii="Times New Roman" w:hAnsi="Times New Roman" w:cs="Times New Roman"/>
        </w:rPr>
        <w:t>massively</w:t>
      </w:r>
      <w:r w:rsidR="00F52565">
        <w:rPr>
          <w:rFonts w:ascii="Times New Roman" w:hAnsi="Times New Roman" w:cs="Times New Roman" w:hint="eastAsia"/>
        </w:rPr>
        <w:t xml:space="preserve"> </w:t>
      </w:r>
      <w:r w:rsidR="00F52565">
        <w:rPr>
          <w:rFonts w:ascii="Times New Roman" w:hAnsi="Times New Roman" w:cs="Times New Roman"/>
        </w:rPr>
        <w:t>parallel</w:t>
      </w:r>
      <w:r w:rsidR="00F52565">
        <w:rPr>
          <w:rFonts w:ascii="Times New Roman" w:hAnsi="Times New Roman" w:cs="Times New Roman" w:hint="eastAsia"/>
        </w:rPr>
        <w:t xml:space="preserve"> sequence homology search tool</w:t>
      </w:r>
      <w:r w:rsidR="00F52565" w:rsidRPr="00F52565">
        <w:rPr>
          <w:rFonts w:ascii="Times New Roman" w:hAnsi="Times New Roman" w:cs="Times New Roman"/>
        </w:rPr>
        <w:t xml:space="preserve"> </w:t>
      </w:r>
      <w:r w:rsidR="00F52565">
        <w:rPr>
          <w:rFonts w:ascii="Times New Roman" w:hAnsi="Times New Roman" w:cs="Times New Roman" w:hint="eastAsia"/>
        </w:rPr>
        <w:t>developed by Akiyama laboratory, Tokyo Institute of Technology</w:t>
      </w:r>
      <w:del w:id="58" w:author="Yutaka Akiyama" w:date="2016-05-09T16:18:00Z">
        <w:r w:rsidR="00F52565" w:rsidDel="00FC0013">
          <w:rPr>
            <w:rFonts w:ascii="Times New Roman" w:hAnsi="Times New Roman" w:cs="Times New Roman" w:hint="eastAsia"/>
          </w:rPr>
          <w:delText xml:space="preserve"> (Tokyo Tech)</w:delText>
        </w:r>
      </w:del>
      <w:r w:rsidR="00F52565">
        <w:rPr>
          <w:rFonts w:ascii="Times New Roman" w:hAnsi="Times New Roman" w:cs="Times New Roman" w:hint="eastAsia"/>
        </w:rPr>
        <w:t xml:space="preserve">, Japan, </w:t>
      </w:r>
      <w:r w:rsidR="00F52565" w:rsidRPr="00F52565">
        <w:rPr>
          <w:rFonts w:ascii="Times New Roman" w:hAnsi="Times New Roman" w:cs="Times New Roman"/>
        </w:rPr>
        <w:t>for functional annotation of metagenome sequences</w:t>
      </w:r>
      <w:r w:rsidR="00F52565">
        <w:rPr>
          <w:rFonts w:ascii="Times New Roman" w:hAnsi="Times New Roman" w:cs="Times New Roman" w:hint="eastAsia"/>
        </w:rPr>
        <w:t xml:space="preserve">. </w:t>
      </w:r>
      <w:r w:rsidR="008C09F5">
        <w:rPr>
          <w:rFonts w:ascii="Times New Roman" w:hAnsi="Times New Roman" w:cs="Times New Roman" w:hint="eastAsia"/>
        </w:rPr>
        <w:t xml:space="preserve">Although </w:t>
      </w:r>
      <w:r w:rsidR="00F52565">
        <w:rPr>
          <w:rFonts w:ascii="Times New Roman" w:hAnsi="Times New Roman" w:cs="Times New Roman" w:hint="eastAsia"/>
        </w:rPr>
        <w:t>BLAST</w:t>
      </w:r>
      <w:r w:rsidR="008C09F5">
        <w:rPr>
          <w:rFonts w:ascii="Times New Roman" w:hAnsi="Times New Roman" w:cs="Times New Roman" w:hint="eastAsia"/>
        </w:rPr>
        <w:t xml:space="preserve"> is the golden standard homology search tool, GHOST-MP </w:t>
      </w:r>
      <w:r w:rsidR="008C09F5" w:rsidRPr="008C09F5">
        <w:rPr>
          <w:rFonts w:ascii="Times New Roman" w:hAnsi="Times New Roman" w:cs="Times New Roman"/>
        </w:rPr>
        <w:t>is more t</w:t>
      </w:r>
      <w:r w:rsidR="008C09F5">
        <w:rPr>
          <w:rFonts w:ascii="Times New Roman" w:hAnsi="Times New Roman" w:cs="Times New Roman"/>
        </w:rPr>
        <w:t>han 160 times faster than BLAST</w:t>
      </w:r>
      <w:r w:rsidR="008C09F5" w:rsidRPr="008C09F5">
        <w:rPr>
          <w:rFonts w:ascii="Times New Roman" w:hAnsi="Times New Roman" w:cs="Times New Roman"/>
        </w:rPr>
        <w:t xml:space="preserve"> </w:t>
      </w:r>
      <w:r w:rsidR="008C09F5">
        <w:rPr>
          <w:rFonts w:ascii="Times New Roman" w:hAnsi="Times New Roman" w:cs="Times New Roman" w:hint="eastAsia"/>
        </w:rPr>
        <w:t xml:space="preserve">with single CPU core </w:t>
      </w:r>
      <w:r w:rsidR="008C09F5" w:rsidRPr="008C09F5">
        <w:rPr>
          <w:rFonts w:ascii="Times New Roman" w:hAnsi="Times New Roman" w:cs="Times New Roman"/>
        </w:rPr>
        <w:t>and has sufficient search sensitivity for metagenome analysis</w:t>
      </w:r>
      <w:r w:rsidR="008C09F5">
        <w:rPr>
          <w:rFonts w:ascii="Times New Roman" w:hAnsi="Times New Roman" w:cs="Times New Roman" w:hint="eastAsia"/>
        </w:rPr>
        <w:t xml:space="preserve">. </w:t>
      </w:r>
      <w:del w:id="59" w:author="Yutaka Akiyama" w:date="2016-05-09T16:19:00Z">
        <w:r w:rsidR="008C09F5" w:rsidDel="00FC0013">
          <w:rPr>
            <w:rFonts w:ascii="Times New Roman" w:hAnsi="Times New Roman" w:cs="Times New Roman" w:hint="eastAsia"/>
          </w:rPr>
          <w:delText xml:space="preserve">In addition, GHOST-MP is well performed </w:delText>
        </w:r>
        <w:r w:rsidR="008C09F5" w:rsidDel="00FC0013">
          <w:rPr>
            <w:rFonts w:ascii="Times New Roman" w:hAnsi="Times New Roman" w:cs="Times New Roman"/>
          </w:rPr>
          <w:delText>parallel</w:delText>
        </w:r>
        <w:r w:rsidR="008C09F5" w:rsidDel="00FC0013">
          <w:rPr>
            <w:rFonts w:ascii="Times New Roman" w:hAnsi="Times New Roman" w:cs="Times New Roman" w:hint="eastAsia"/>
          </w:rPr>
          <w:delText xml:space="preserve"> computing environments such as Microsoft Azure HPC. </w:delText>
        </w:r>
      </w:del>
      <w:ins w:id="60" w:author="Yutaka Akiyama" w:date="2016-05-09T16:19:00Z">
        <w:r w:rsidR="00FC0013">
          <w:rPr>
            <w:rFonts w:ascii="Times New Roman" w:hAnsi="Times New Roman" w:cs="Times New Roman"/>
          </w:rPr>
          <w:t xml:space="preserve">The Tokyo Tech group runs </w:t>
        </w:r>
      </w:ins>
      <w:r w:rsidR="008C09F5">
        <w:rPr>
          <w:rFonts w:ascii="Times New Roman" w:hAnsi="Times New Roman" w:cs="Times New Roman" w:hint="eastAsia"/>
        </w:rPr>
        <w:t xml:space="preserve">GHOST-MP </w:t>
      </w:r>
      <w:del w:id="61" w:author="Yutaka Akiyama" w:date="2016-05-09T16:19:00Z">
        <w:r w:rsidR="008C09F5" w:rsidDel="00FC0013">
          <w:rPr>
            <w:rFonts w:ascii="Times New Roman" w:hAnsi="Times New Roman" w:cs="Times New Roman" w:hint="eastAsia"/>
          </w:rPr>
          <w:delText xml:space="preserve">performed </w:delText>
        </w:r>
      </w:del>
      <w:r w:rsidR="008C09F5">
        <w:rPr>
          <w:rFonts w:ascii="Times New Roman" w:hAnsi="Times New Roman" w:cs="Times New Roman" w:hint="eastAsia"/>
        </w:rPr>
        <w:t>on 30</w:t>
      </w:r>
      <w:r w:rsidR="00F52565">
        <w:rPr>
          <w:rFonts w:ascii="Times New Roman" w:hAnsi="Times New Roman" w:cs="Times New Roman" w:hint="eastAsia"/>
        </w:rPr>
        <w:t xml:space="preserve"> computing node (</w:t>
      </w:r>
      <w:r w:rsidR="008C09F5">
        <w:rPr>
          <w:rFonts w:ascii="Times New Roman" w:hAnsi="Times New Roman" w:cs="Times New Roman" w:hint="eastAsia"/>
        </w:rPr>
        <w:t>DS14</w:t>
      </w:r>
      <w:r w:rsidR="00F52565">
        <w:rPr>
          <w:rFonts w:ascii="Times New Roman" w:hAnsi="Times New Roman" w:cs="Times New Roman" w:hint="eastAsia"/>
        </w:rPr>
        <w:t xml:space="preserve"> instance</w:t>
      </w:r>
      <w:r w:rsidR="008C09F5">
        <w:rPr>
          <w:rFonts w:ascii="Times New Roman" w:hAnsi="Times New Roman" w:cs="Times New Roman" w:hint="eastAsia"/>
        </w:rPr>
        <w:t xml:space="preserve">s) in </w:t>
      </w:r>
      <w:ins w:id="62" w:author="Yutaka Akiyama" w:date="2016-05-09T16:19:00Z">
        <w:r w:rsidR="00FC0013">
          <w:rPr>
            <w:rFonts w:ascii="Times New Roman" w:hAnsi="Times New Roman" w:cs="Times New Roman"/>
          </w:rPr>
          <w:t xml:space="preserve">Microsoft </w:t>
        </w:r>
      </w:ins>
      <w:r w:rsidR="00F52565">
        <w:rPr>
          <w:rFonts w:ascii="Times New Roman" w:hAnsi="Times New Roman" w:cs="Times New Roman" w:hint="eastAsia"/>
        </w:rPr>
        <w:t xml:space="preserve">Azure, totaling </w:t>
      </w:r>
      <w:r w:rsidR="008C09F5">
        <w:rPr>
          <w:rFonts w:ascii="Times New Roman" w:hAnsi="Times New Roman" w:cs="Times New Roman" w:hint="eastAsia"/>
        </w:rPr>
        <w:t xml:space="preserve">480 cores and 3.3 TByte </w:t>
      </w:r>
      <w:r w:rsidR="000049E9">
        <w:rPr>
          <w:rFonts w:ascii="Times New Roman" w:hAnsi="Times New Roman" w:cs="Times New Roman" w:hint="eastAsia"/>
        </w:rPr>
        <w:t xml:space="preserve">RAMs. </w:t>
      </w:r>
      <w:del w:id="63" w:author="Yutaka Akiyama" w:date="2016-05-09T16:20:00Z">
        <w:r w:rsidR="000049E9" w:rsidDel="00FC0013">
          <w:rPr>
            <w:rFonts w:ascii="Times New Roman" w:hAnsi="Times New Roman" w:cs="Times New Roman" w:hint="eastAsia"/>
          </w:rPr>
          <w:delText>Tokyo Tech</w:delText>
        </w:r>
      </w:del>
      <w:ins w:id="64" w:author="Yutaka Akiyama" w:date="2016-05-09T16:20:00Z">
        <w:r w:rsidR="00FC0013">
          <w:rPr>
            <w:rFonts w:ascii="Times New Roman" w:hAnsi="Times New Roman" w:cs="Times New Roman"/>
          </w:rPr>
          <w:t>Azure HPC enables efficient</w:t>
        </w:r>
      </w:ins>
      <w:del w:id="65" w:author="Yutaka Akiyama" w:date="2016-05-09T16:20:00Z">
        <w:r w:rsidR="000049E9" w:rsidDel="00FC0013">
          <w:rPr>
            <w:rFonts w:ascii="Times New Roman" w:hAnsi="Times New Roman" w:cs="Times New Roman" w:hint="eastAsia"/>
          </w:rPr>
          <w:delText xml:space="preserve"> </w:delText>
        </w:r>
        <w:r w:rsidR="008B5B13" w:rsidDel="00FC0013">
          <w:rPr>
            <w:rFonts w:ascii="Times New Roman" w:hAnsi="Times New Roman" w:cs="Times New Roman" w:hint="eastAsia"/>
          </w:rPr>
          <w:delText>runs</w:delText>
        </w:r>
        <w:r w:rsidR="00F52565" w:rsidDel="00FC0013">
          <w:rPr>
            <w:rFonts w:ascii="Times New Roman" w:hAnsi="Times New Roman" w:cs="Times New Roman" w:hint="eastAsia"/>
          </w:rPr>
          <w:delText xml:space="preserve"> the</w:delText>
        </w:r>
      </w:del>
      <w:r w:rsidR="00F52565">
        <w:rPr>
          <w:rFonts w:ascii="Times New Roman" w:hAnsi="Times New Roman" w:cs="Times New Roman" w:hint="eastAsia"/>
        </w:rPr>
        <w:t xml:space="preserve"> </w:t>
      </w:r>
      <w:del w:id="66" w:author="Yutaka Akiyama" w:date="2016-05-09T16:20:00Z">
        <w:r w:rsidR="000049E9" w:rsidDel="00FC0013">
          <w:rPr>
            <w:rFonts w:ascii="Times New Roman" w:hAnsi="Times New Roman" w:cs="Times New Roman"/>
          </w:rPr>
          <w:delText>metagenomic</w:delText>
        </w:r>
        <w:r w:rsidR="00F52565" w:rsidDel="00FC0013">
          <w:rPr>
            <w:rFonts w:ascii="Times New Roman" w:hAnsi="Times New Roman" w:cs="Times New Roman" w:hint="eastAsia"/>
          </w:rPr>
          <w:delText xml:space="preserve"> </w:delText>
        </w:r>
      </w:del>
      <w:ins w:id="67" w:author="Yutaka Akiyama" w:date="2016-05-09T16:20:00Z">
        <w:r w:rsidR="00FC0013">
          <w:rPr>
            <w:rFonts w:ascii="Times New Roman" w:hAnsi="Times New Roman" w:cs="Times New Roman"/>
          </w:rPr>
          <w:t xml:space="preserve">metagenome </w:t>
        </w:r>
      </w:ins>
      <w:r w:rsidR="00F52565">
        <w:rPr>
          <w:rFonts w:ascii="Times New Roman" w:hAnsi="Times New Roman" w:cs="Times New Roman" w:hint="eastAsia"/>
        </w:rPr>
        <w:t xml:space="preserve">analysis </w:t>
      </w:r>
      <w:r w:rsidR="000049E9">
        <w:rPr>
          <w:rFonts w:ascii="Times New Roman" w:hAnsi="Times New Roman" w:cs="Times New Roman" w:hint="eastAsia"/>
        </w:rPr>
        <w:t xml:space="preserve">of </w:t>
      </w:r>
      <w:r w:rsidR="00F52565">
        <w:rPr>
          <w:rFonts w:ascii="Times New Roman" w:hAnsi="Times New Roman" w:cs="Times New Roman" w:hint="eastAsia"/>
        </w:rPr>
        <w:t xml:space="preserve">microbial </w:t>
      </w:r>
      <w:r w:rsidR="00F52565">
        <w:rPr>
          <w:rFonts w:ascii="Times New Roman" w:hAnsi="Times New Roman" w:cs="Times New Roman"/>
        </w:rPr>
        <w:t>me</w:t>
      </w:r>
      <w:r w:rsidR="000049E9">
        <w:rPr>
          <w:rFonts w:ascii="Times New Roman" w:hAnsi="Times New Roman" w:cs="Times New Roman"/>
        </w:rPr>
        <w:t>tagenomic</w:t>
      </w:r>
      <w:r w:rsidR="008C09F5">
        <w:rPr>
          <w:rFonts w:ascii="Times New Roman" w:hAnsi="Times New Roman" w:cs="Times New Roman" w:hint="eastAsia"/>
        </w:rPr>
        <w:t xml:space="preserve"> samples and </w:t>
      </w:r>
      <w:r w:rsidR="000049E9">
        <w:rPr>
          <w:rFonts w:ascii="Times New Roman" w:hAnsi="Times New Roman" w:cs="Times New Roman"/>
        </w:rPr>
        <w:t>unravels</w:t>
      </w:r>
      <w:r w:rsidR="00F52565">
        <w:rPr>
          <w:rFonts w:ascii="Times New Roman" w:hAnsi="Times New Roman" w:cs="Times New Roman" w:hint="eastAsia"/>
        </w:rPr>
        <w:t xml:space="preserve"> the </w:t>
      </w:r>
      <w:r w:rsidR="008C09F5">
        <w:rPr>
          <w:rFonts w:ascii="Times New Roman" w:hAnsi="Times New Roman" w:cs="Times New Roman" w:hint="eastAsia"/>
        </w:rPr>
        <w:t xml:space="preserve">unknown functions of microbial </w:t>
      </w:r>
      <w:r w:rsidR="008C09F5">
        <w:rPr>
          <w:rFonts w:ascii="Times New Roman" w:hAnsi="Times New Roman" w:cs="Times New Roman"/>
        </w:rPr>
        <w:t>flora</w:t>
      </w:r>
      <w:r w:rsidR="008C09F5">
        <w:rPr>
          <w:rFonts w:ascii="Times New Roman" w:hAnsi="Times New Roman" w:cs="Times New Roman" w:hint="eastAsia"/>
        </w:rPr>
        <w:t>.</w:t>
      </w:r>
    </w:p>
    <w:p w14:paraId="3CF0B2B7" w14:textId="77777777" w:rsidR="00B8568A" w:rsidRPr="00B8568A" w:rsidRDefault="00B8568A" w:rsidP="008B5B13">
      <w:pPr>
        <w:widowControl/>
        <w:jc w:val="left"/>
        <w:rPr>
          <w:rFonts w:ascii="Times New Roman" w:hAnsi="Times New Roman" w:cs="Times New Roman"/>
        </w:rPr>
      </w:pPr>
    </w:p>
    <w:sectPr w:rsidR="00B8568A" w:rsidRPr="00B8568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4" w:author="ohue" w:date="2016-05-09T19:32:00Z" w:initials="o">
    <w:p w14:paraId="07F23306" w14:textId="77777777" w:rsidR="0068054B" w:rsidRDefault="0068054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「京</w:t>
      </w:r>
      <w:r w:rsidR="003C003B">
        <w:rPr>
          <w:rFonts w:hint="eastAsia"/>
        </w:rPr>
        <w:t>」のときは，</w:t>
      </w:r>
      <w:r>
        <w:rPr>
          <w:rFonts w:hint="eastAsia"/>
        </w:rPr>
        <w:t>663,552CPU cores</w:t>
      </w:r>
      <w:r>
        <w:rPr>
          <w:rFonts w:hint="eastAsia"/>
        </w:rPr>
        <w:t>までの測定をやっています．</w:t>
      </w:r>
      <w:r w:rsidR="003C003B">
        <w:rPr>
          <w:rFonts w:hint="eastAsia"/>
        </w:rPr>
        <w:t>up</w:t>
      </w:r>
      <w:r>
        <w:rPr>
          <w:rFonts w:hint="eastAsia"/>
        </w:rPr>
        <w:t xml:space="preserve"> to 600,000 CPU cores</w:t>
      </w:r>
      <w:r>
        <w:rPr>
          <w:rFonts w:hint="eastAsia"/>
        </w:rPr>
        <w:t>とかにしましょうか．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7F23306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ACF6CF" w14:textId="77777777" w:rsidR="00324AE2" w:rsidRDefault="00324AE2" w:rsidP="00E51AE0">
      <w:r>
        <w:separator/>
      </w:r>
    </w:p>
  </w:endnote>
  <w:endnote w:type="continuationSeparator" w:id="0">
    <w:p w14:paraId="4965B69D" w14:textId="77777777" w:rsidR="00324AE2" w:rsidRDefault="00324AE2" w:rsidP="00E51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64214B" w14:textId="77777777" w:rsidR="00324AE2" w:rsidRDefault="00324AE2" w:rsidP="00E51AE0">
      <w:r>
        <w:separator/>
      </w:r>
    </w:p>
  </w:footnote>
  <w:footnote w:type="continuationSeparator" w:id="0">
    <w:p w14:paraId="10449A92" w14:textId="77777777" w:rsidR="00324AE2" w:rsidRDefault="00324AE2" w:rsidP="00E51AE0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isaho Nakata">
    <w15:presenceInfo w15:providerId="AD" w15:userId="S-1-5-21-2146773085-903363285-719344707-1981877"/>
  </w15:person>
  <w15:person w15:author="Yutaka Akiyama">
    <w15:presenceInfo w15:providerId="Windows Live" w15:userId="9fba2b8b27b318b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trackRevisions/>
  <w:defaultTabStop w:val="840"/>
  <w:displayHorizontalDrawingGridEvery w:val="0"/>
  <w:displayVerticalDrawingGridEvery w:val="2"/>
  <w:characterSpacingControl w:val="compressPunctuation"/>
  <w:hdrShapeDefaults>
    <o:shapedefaults v:ext="edit" spidmax="614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BF9"/>
    <w:rsid w:val="000049E9"/>
    <w:rsid w:val="000505B6"/>
    <w:rsid w:val="00073BF9"/>
    <w:rsid w:val="00124E8F"/>
    <w:rsid w:val="00321E7A"/>
    <w:rsid w:val="00324AE2"/>
    <w:rsid w:val="00381375"/>
    <w:rsid w:val="00390A45"/>
    <w:rsid w:val="003C003B"/>
    <w:rsid w:val="004660DB"/>
    <w:rsid w:val="004B1B1D"/>
    <w:rsid w:val="0056641D"/>
    <w:rsid w:val="0068054B"/>
    <w:rsid w:val="006D0376"/>
    <w:rsid w:val="007227B5"/>
    <w:rsid w:val="00767391"/>
    <w:rsid w:val="00783DD9"/>
    <w:rsid w:val="007E7EFF"/>
    <w:rsid w:val="00804C64"/>
    <w:rsid w:val="0087290C"/>
    <w:rsid w:val="00884836"/>
    <w:rsid w:val="008B5B13"/>
    <w:rsid w:val="008C09F5"/>
    <w:rsid w:val="008F15F5"/>
    <w:rsid w:val="009F6E16"/>
    <w:rsid w:val="00B01556"/>
    <w:rsid w:val="00B30A21"/>
    <w:rsid w:val="00B8568A"/>
    <w:rsid w:val="00B9194F"/>
    <w:rsid w:val="00B942F4"/>
    <w:rsid w:val="00BC1F7B"/>
    <w:rsid w:val="00D21B52"/>
    <w:rsid w:val="00D5747D"/>
    <w:rsid w:val="00E236CE"/>
    <w:rsid w:val="00E51AE0"/>
    <w:rsid w:val="00E73225"/>
    <w:rsid w:val="00F52565"/>
    <w:rsid w:val="00FC0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v:textbox inset="5.85pt,.7pt,5.85pt,.7pt"/>
    </o:shapedefaults>
    <o:shapelayout v:ext="edit">
      <o:idmap v:ext="edit" data="1"/>
    </o:shapelayout>
  </w:shapeDefaults>
  <w:decimalSymbol w:val="."/>
  <w:listSeparator w:val=","/>
  <w14:docId w14:val="52BDE3F1"/>
  <w15:docId w15:val="{89357836-0BEA-41A4-99FD-E4162588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1AE0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51AE0"/>
  </w:style>
  <w:style w:type="paragraph" w:styleId="a5">
    <w:name w:val="footer"/>
    <w:basedOn w:val="a"/>
    <w:link w:val="a6"/>
    <w:uiPriority w:val="99"/>
    <w:unhideWhenUsed/>
    <w:rsid w:val="00E51AE0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51AE0"/>
  </w:style>
  <w:style w:type="paragraph" w:styleId="a7">
    <w:name w:val="Balloon Text"/>
    <w:basedOn w:val="a"/>
    <w:link w:val="a8"/>
    <w:uiPriority w:val="99"/>
    <w:semiHidden/>
    <w:unhideWhenUsed/>
    <w:rsid w:val="00884836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884836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8C09F5"/>
    <w:rPr>
      <w:color w:val="0000FF" w:themeColor="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767391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767391"/>
    <w:pPr>
      <w:jc w:val="left"/>
    </w:pPr>
  </w:style>
  <w:style w:type="character" w:customStyle="1" w:styleId="ac">
    <w:name w:val="コメント文字列 (文字)"/>
    <w:basedOn w:val="a0"/>
    <w:link w:val="ab"/>
    <w:uiPriority w:val="99"/>
    <w:semiHidden/>
    <w:rsid w:val="00767391"/>
  </w:style>
  <w:style w:type="paragraph" w:styleId="ad">
    <w:name w:val="annotation subject"/>
    <w:basedOn w:val="ab"/>
    <w:next w:val="ab"/>
    <w:link w:val="ae"/>
    <w:uiPriority w:val="99"/>
    <w:semiHidden/>
    <w:unhideWhenUsed/>
    <w:rsid w:val="00767391"/>
    <w:rPr>
      <w:b/>
      <w:bCs/>
    </w:rPr>
  </w:style>
  <w:style w:type="character" w:customStyle="1" w:styleId="ae">
    <w:name w:val="コメント内容 (文字)"/>
    <w:basedOn w:val="ac"/>
    <w:link w:val="ad"/>
    <w:uiPriority w:val="99"/>
    <w:semiHidden/>
    <w:rsid w:val="007673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11/relationships/commentsExtended" Target="commentsExtended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78BF9-0CCB-4ABD-81FC-05ABF8B1A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東京工業大学</Company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ohue</dc:creator>
  <cp:lastModifiedBy>Hisaho Nakata</cp:lastModifiedBy>
  <cp:revision>3</cp:revision>
  <cp:lastPrinted>2016-05-09T06:47:00Z</cp:lastPrinted>
  <dcterms:created xsi:type="dcterms:W3CDTF">2016-05-10T06:45:00Z</dcterms:created>
  <dcterms:modified xsi:type="dcterms:W3CDTF">2016-05-10T11:34:00Z</dcterms:modified>
</cp:coreProperties>
</file>